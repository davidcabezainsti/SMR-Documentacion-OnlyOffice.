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commentsExtensible.xml" ContentType="application/vnd.openxmlformats-officedocument.wordprocessingml.commentsExtensible+xml"/>
  <Override PartName="/word/comments.xml" ContentType="application/vnd.openxmlformats-officedocument.wordprocessingml.comment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commentsIds.xml" ContentType="application/vnd.openxmlformats-officedocument.wordprocessingml.commentsId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 w14:paraId="5BF368B1">
          <w:pPr>
            <w:pStyle w:val="874"/>
            <w:pBdr/>
            <w:tabs>
              <w:tab w:val="right" w:leader="dot" w:pos="9071"/>
            </w:tabs>
            <w:spacing/>
            <w:ind/>
            <w:rPr>
              <w:highlight w:val="none"/>
            </w:rPr>
          </w:pP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hyperlink w:tooltip="#_Toc1" w:anchor="_Toc1" w:history="1">
            <w:r>
              <w:rPr>
                <w:rStyle w:val="872"/>
              </w:rPr>
            </w:r>
            <w:r>
              <w:rPr>
                <w:rStyle w:val="872"/>
              </w:rPr>
              <w:t xml:space="preserve">Introducción</w:t>
            </w:r>
            <w:r>
              <w:rPr>
                <w:rStyle w:val="872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2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59C56D65">
          <w:pPr>
            <w:pStyle w:val="874"/>
            <w:pBdr/>
            <w:tabs>
              <w:tab w:val="right" w:leader="dot" w:pos="9071"/>
            </w:tabs>
            <w:spacing/>
            <w:ind/>
            <w:rPr/>
          </w:pPr>
          <w:r/>
          <w:hyperlink w:tooltip="#_Toc2" w:anchor="_Toc2" w:history="1">
            <w:r>
              <w:rPr>
                <w:rStyle w:val="872"/>
              </w:rPr>
            </w:r>
            <w:r>
              <w:rPr>
                <w:rStyle w:val="872"/>
              </w:rPr>
              <w:t xml:space="preserve">Seguridad</w:t>
            </w:r>
            <w:r>
              <w:rPr>
                <w:rStyle w:val="872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2</w:t>
              <w:fldChar w:fldCharType="end"/>
            </w:r>
          </w:hyperlink>
          <w:r/>
          <w:r/>
        </w:p>
        <w:p w14:paraId="50C4F5A5">
          <w:pPr>
            <w:pStyle w:val="874"/>
            <w:pBdr/>
            <w:tabs>
              <w:tab w:val="right" w:leader="dot" w:pos="9071"/>
            </w:tabs>
            <w:spacing/>
            <w:ind/>
            <w:rPr/>
          </w:pPr>
          <w:r/>
          <w:hyperlink w:tooltip="#_Toc3" w:anchor="_Toc3" w:history="1">
            <w:r>
              <w:rPr>
                <w:rStyle w:val="872"/>
              </w:rPr>
            </w:r>
            <w:r>
              <w:rPr>
                <w:rStyle w:val="872"/>
              </w:rPr>
              <w:t xml:space="preserve">Redes</w:t>
            </w:r>
            <w:r>
              <w:rPr>
                <w:rStyle w:val="872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2</w:t>
              <w:fldChar w:fldCharType="end"/>
            </w:r>
          </w:hyperlink>
          <w:r/>
          <w:r/>
        </w:p>
        <w:p w14:paraId="662CCDDE">
          <w:pPr>
            <w:pStyle w:val="874"/>
            <w:pBdr/>
            <w:tabs>
              <w:tab w:val="right" w:leader="dot" w:pos="9071"/>
            </w:tabs>
            <w:spacing/>
            <w:ind/>
            <w:rPr>
              <w:rFonts w:ascii="Times New Roman" w:hAnsi="Times New Roman" w:eastAsia="Times New Roman" w:cs="Times New Roman"/>
            </w:rPr>
          </w:pPr>
          <w:r/>
          <w:hyperlink w:tooltip="#_Toc4" w:anchor="_Toc4" w:history="1">
            <w:r>
              <w:rPr>
                <w:rStyle w:val="872"/>
              </w:rPr>
            </w:r>
            <w:r>
              <w:rPr>
                <w:rStyle w:val="872"/>
              </w:rPr>
              <w:t xml:space="preserve">Servidores</w:t>
            </w:r>
            <w:r>
              <w:rPr>
                <w:rStyle w:val="872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2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4FD457F2">
          <w:pPr>
            <w:pStyle w:val="874"/>
            <w:pBdr/>
            <w:tabs>
              <w:tab w:val="right" w:leader="dot" w:pos="9071"/>
            </w:tabs>
            <w:spacing/>
            <w:ind/>
            <w:rPr/>
          </w:pPr>
          <w:r/>
          <w:hyperlink w:tooltip="#_Toc5" w:anchor="_Toc5" w:history="1">
            <w:r>
              <w:rPr>
                <w:rStyle w:val="872"/>
              </w:rPr>
            </w:r>
            <w:r>
              <w:rPr>
                <w:rStyle w:val="872"/>
              </w:rPr>
              <w:t xml:space="preserve">Backup</w:t>
            </w:r>
            <w:r>
              <w:rPr>
                <w:rStyle w:val="872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2</w:t>
              <w:fldChar w:fldCharType="end"/>
            </w:r>
          </w:hyperlink>
          <w:r/>
          <w:r/>
        </w:p>
        <w:p w14:paraId="62111997">
          <w:pPr>
            <w:pBdr/>
            <w:spacing/>
            <w:ind/>
            <w:rPr>
              <w14:ligatures w14:val="none"/>
            </w:rPr>
          </w:pPr>
          <w:r>
            <w:fldChar w:fldCharType="end"/>
          </w:r>
          <w:r>
            <w:rPr>
              <w14:ligatures w14:val="none"/>
            </w:rPr>
          </w:r>
          <w:r>
            <w:rPr>
              <w14:ligatures w14:val="none"/>
            </w:rPr>
          </w:r>
        </w:p>
      </w:sdtContent>
    </w:sdt>
    <w:p w14:paraId="2F14A99F">
      <w:pPr>
        <w:pBdr/>
        <w:shd w:val="nil" w:color="auto"/>
        <w:spacing/>
        <w:ind/>
        <w:rPr>
          <w14:ligatures w14:val="none"/>
        </w:rPr>
      </w:pPr>
      <w:r>
        <w:br w:type="page" w:clear="all"/>
      </w:r>
      <w:r>
        <w:rPr>
          <w14:ligatures w14:val="none"/>
        </w:rPr>
      </w:r>
      <w:r>
        <w:rPr>
          <w14:ligatures w14:val="none"/>
        </w:rPr>
      </w:r>
    </w:p>
    <w:p w14:paraId="20556F42">
      <w:pPr>
        <w:pStyle w:val="8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 w14:paraId="0E8036D1">
      <w:pPr>
        <w:pStyle w:val="8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/>
      <w:bookmarkStart w:id="1" w:name="_Toc1"/>
      <w:r>
        <w:t xml:space="preserve">Introducción</w:t>
      </w:r>
      <w:bookmarkEnd w:id="1"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B9154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documento describe los principales componentes técnicos de una infraestructura informática moderna. Se abordan aspectos clave como la seguridad, las redes, los servidores y los sistemas de respaldo de información (backup). El objetivo es ofrecer una 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isión general que permita comprender la importancia de cada área dentro de un entorno tecnológico empresarial.</w:t>
      </w:r>
      <w:r/>
    </w:p>
    <w:p w14:paraId="75AD3BA1">
      <w:pPr>
        <w:pStyle w:val="8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/>
      <w:bookmarkStart w:id="2" w:name="_Toc2"/>
      <w:r>
        <w:t xml:space="preserve">Seguridad</w:t>
      </w:r>
      <w:bookmarkEnd w:id="2"/>
      <w:r>
        <w:rPr>
          <w14:ligatures w14:val="none"/>
        </w:rPr>
      </w:r>
      <w:r>
        <w:rPr>
          <w14:ligatures w14:val="none"/>
        </w:rPr>
      </w:r>
    </w:p>
    <w:p w14:paraId="7519C7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seguridad informática es fundamental para proteger los datos y los sistemas frente a accesos no autorizados, ataques externos y pérdidas de información. Incluye el uso de contraseñas seguras, autenticación multifactor, cifrado de datos y políticas de co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ntrol de acceso.</w:t>
        <w:br/>
        <w:t xml:space="preserve"> Además, es necesario mantener los sistemas actualizados y utilizar antivirus y firewalls para reducir las vulnerabilidades.</w:t>
      </w:r>
      <w:r/>
    </w:p>
    <w:p w14:paraId="3F90E47E">
      <w:pPr>
        <w:pStyle w:val="8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/>
      <w:bookmarkStart w:id="3" w:name="_Toc3"/>
      <w:r>
        <w:t xml:space="preserve">Redes</w:t>
      </w:r>
      <w:bookmarkEnd w:id="3"/>
      <w:r>
        <w:rPr>
          <w14:ligatures w14:val="none"/>
        </w:rPr>
      </w:r>
      <w:r>
        <w:rPr>
          <w14:ligatures w14:val="none"/>
        </w:rPr>
      </w:r>
    </w:p>
    <w:p w14:paraId="5CF35D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 redes permiten la comunicación entre dispositivos y el intercambio de información. Están formadas por equipos como routers, switches y puntos de acceso.</w:t>
        <w:br/>
        <w:t xml:space="preserve"> Una red bien diseñada debe garantizar velocidad, estabilidad y seguridad. También es importante 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gmentar la red mediante VLANs y supervisar el tráfico para detectar posibles fallos o intrusiones.</w:t>
      </w:r>
      <w:r/>
    </w:p>
    <w:p w14:paraId="17F015E9">
      <w:pPr>
        <w:pStyle w:val="8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del w:id="0" w:author="david cabeza" w:date="2026-02-18T11:48:44Z" oouserid="d114d23c-2db4-4484-8d3c-6a7f1cdd11be"/>
        </w:rPr>
      </w:pPr>
      <w:del w:id="1" w:author="david cabeza" w:date="2026-02-18T11:48:44Z" oouserid="d114d23c-2db4-4484-8d3c-6a7f1cdd11be">
        <w:r>
          <w:delText xml:space="preserve">Servidores</w:delText>
        </w:r>
      </w:del>
      <w:del w:id="2" w:author="david cabeza" w:date="2026-02-18T11:48:44Z" oouserid="d114d23c-2db4-4484-8d3c-6a7f1cdd11be">
        <w:r/>
      </w:del>
    </w:p>
    <w:p w14:paraId="3B1179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del w:id="3" w:author="david cabeza" w:date="2026-02-18T11:48:44Z" oouserid="d114d23c-2db4-4484-8d3c-6a7f1cdd11be"/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del w:id="4" w:author="david cabeza" w:date="2026-02-18T11:48:44Z" oouserid="d114d23c-2db4-4484-8d3c-6a7f1cdd11be">
        <w:r>
          <w:rPr>
            <w:rFonts w:ascii="Times New Roman" w:hAnsi="Times New Roman" w:eastAsia="Times New Roman" w:cs="Times New Roman"/>
            <w:color w:val="000000"/>
            <w:sz w:val="24"/>
          </w:rPr>
          <w:delText xml:space="preserve">Los servidores son los equipos encargados de almacenar datos y proporcionar servicios a los usuarios, como correo electrónico, bases de datos o aplicaciones web.</w:delText>
          <w:br/>
          <w:delText xml:space="preserve"> Deben contar con hardware adecuado, sistemas operativos estables y mecanismos de monitorizaci</w:delText>
        </w:r>
      </w:del>
      <w:del w:id="5" w:author="david cabeza" w:date="2026-02-18T11:48:44Z" oouserid="d114d23c-2db4-4484-8d3c-6a7f1cdd11be">
        <w:r>
          <w:rPr>
            <w:rFonts w:ascii="Times New Roman" w:hAnsi="Times New Roman" w:eastAsia="Times New Roman" w:cs="Times New Roman"/>
            <w:color w:val="000000"/>
            <w:sz w:val="24"/>
          </w:rPr>
          <w:delText xml:space="preserve">ón para asegurar su correcto funcionamiento. La virtualización es una técnica muy utilizada para optimizar recursos y mejorar la disponibilidad.</w:delText>
        </w:r>
      </w:del>
      <w:del w:id="6" w:author="david cabeza" w:date="2026-02-18T11:48:44Z" oouserid="d114d23c-2db4-4484-8d3c-6a7f1cdd11be">
        <w:r>
          <w:rPr>
            <w:rFonts w:ascii="Times New Roman" w:hAnsi="Times New Roman" w:eastAsia="Times New Roman" w:cs="Times New Roman"/>
            <w:color w:val="000000"/>
            <w:sz w:val="24"/>
            <w:szCs w:val="24"/>
            <w:highlight w:val="none"/>
          </w:rPr>
        </w:r>
      </w:del>
      <w:del w:id="7" w:author="david cabeza" w:date="2026-02-18T11:48:44Z" oouserid="d114d23c-2db4-4484-8d3c-6a7f1cdd11be">
        <w:r>
          <w:rPr>
            <w:rFonts w:ascii="Times New Roman" w:hAnsi="Times New Roman" w:eastAsia="Times New Roman" w:cs="Times New Roman"/>
            <w:color w:val="000000"/>
            <w:sz w:val="24"/>
            <w:szCs w:val="24"/>
            <w:highlight w:val="none"/>
          </w:rPr>
        </w:r>
      </w:del>
    </w:p>
    <w:p w14:paraId="287F8109">
      <w:pPr>
        <w:pStyle w:val="8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/>
      <w:bookmarkStart w:id="5" w:name="_Toc5"/>
      <w:r>
        <w:t xml:space="preserve">Backup</w:t>
      </w:r>
      <w:bookmarkEnd w:id="5"/>
      <w:r>
        <w:rPr>
          <w14:ligatures w14:val="none"/>
        </w:rPr>
      </w:r>
      <w:r>
        <w:rPr>
          <w14:ligatures w14:val="none"/>
        </w:rPr>
      </w:r>
    </w:p>
    <w:p w14:paraId="5DFFB3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backup consiste en realizar copias de seguridad de la información para poder recuperarla en caso de fallos, errores humanos</w:t>
      </w:r>
      <w:commentRangeStart w:id="0"/>
      <w:r>
        <w:rPr>
          <w:rFonts w:ascii="Times New Roman" w:hAnsi="Times New Roman" w:eastAsia="Times New Roman" w:cs="Times New Roman"/>
          <w:color w:val="000000"/>
          <w:sz w:val="24"/>
        </w:rPr>
        <w:t xml:space="preserve"> o ataques.</w:t>
      </w:r>
      <w:commentRangeEnd w:id="0"/>
      <w:r>
        <w:commentReference w:id="0"/>
      </w:r>
      <w:r>
        <w:rPr>
          <w:rFonts w:ascii="Times New Roman" w:hAnsi="Times New Roman" w:eastAsia="Times New Roman" w:cs="Times New Roman"/>
          <w:color w:val="000000"/>
          <w:sz w:val="24"/>
        </w:rPr>
        <w:br/>
        <w:t xml:space="preserve"> Existen diferentes tipos de copias: completas, incrementales y diferenciales. Es recomendable automatizar el proceso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y almacenar los respaldos en ubicaciones externas o en la nube para garantizar la protección de los datos críticos.</w:t>
      </w:r>
      <w:r>
        <w:rPr>
          <w:rFonts w:ascii="Times New Roman" w:hAnsi="Times New Roman" w:eastAsia="Times New Roman" w:cs="Times New Roman"/>
          <w:sz w:val="24"/>
        </w:rPr>
      </w:r>
      <w:r/>
    </w:p>
    <w:tbl>
      <w:tblPr>
        <w:tblStyle w:val="701"/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23" w:type="dxa"/>
            <w:vAlign w:val="center"/>
            <w:textDirection w:val="lrTb"/>
            <w:noWrap w:val="false"/>
          </w:tcPr>
          <w:p w14:paraId="201F21C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ins w:id="8" w:author="david cabeza" w:date="2026-02-18T11:52:32Z" oouserid="d114d23c-2db4-4484-8d3c-6a7f1cdd11be">
              <w:r>
                <w:rPr>
                  <w:rFonts w:ascii="Times New Roman" w:hAnsi="Times New Roman" w:eastAsia="Times New Roman" w:cs="Times New Roman"/>
                  <w:b/>
                  <w:color w:val="000000"/>
                  <w:sz w:val="24"/>
                </w:rPr>
              </w:r>
            </w:ins>
            <w:del w:id="9" w:author="david cabeza" w:date="2026-02-18T11:52:25Z" oouserid="d114d23c-2db4-4484-8d3c-6a7f1cdd11be">
              <w:r>
                <w:rPr>
                  <w:rFonts w:ascii="Times New Roman" w:hAnsi="Times New Roman" w:eastAsia="Times New Roman" w:cs="Times New Roman"/>
                  <w:b/>
                  <w:color w:val="000000"/>
                  <w:sz w:val="24"/>
                </w:rPr>
                <w:delText xml:space="preserve">Sistema Operativo</w:delText>
              </w:r>
            </w:del>
            <w:ins w:id="10" w:author="david cabeza" w:date="2026-02-18T11:53:01Z" oouserid="d114d23c-2db4-4484-8d3c-6a7f1cdd11be">
              <w:r>
                <w:rPr>
                  <w:rFonts w:ascii="Times New Roman" w:hAnsi="Times New Roman" w:eastAsia="Times New Roman" w:cs="Times New Roman"/>
                  <w:b/>
                  <w:color w:val="000000"/>
                  <w:sz w:val="24"/>
                </w:rPr>
                <w:t xml:space="preserve"> gfdg</w:t>
              </w:r>
            </w:ins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23" w:type="dxa"/>
            <w:vAlign w:val="center"/>
            <w:textDirection w:val="lrTb"/>
            <w:noWrap w:val="false"/>
          </w:tcPr>
          <w:p w14:paraId="434D7A3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Tipo de uso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24" w:type="dxa"/>
            <w:vAlign w:val="center"/>
            <w:textDirection w:val="lrTb"/>
            <w:noWrap w:val="false"/>
          </w:tcPr>
          <w:p w14:paraId="12EC1B0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Ventajas principales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24" w:type="dxa"/>
            <w:vAlign w:val="center"/>
            <w:textDirection w:val="lrTb"/>
            <w:noWrap w:val="false"/>
          </w:tcPr>
          <w:p w14:paraId="5B14466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Desventajas principales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23" w:type="dxa"/>
            <w:vAlign w:val="center"/>
            <w:textDirection w:val="lrTb"/>
            <w:noWrap w:val="false"/>
          </w:tcPr>
          <w:p w14:paraId="46E38AD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Windows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23" w:type="dxa"/>
            <w:vAlign w:val="center"/>
            <w:textDirection w:val="lrTb"/>
            <w:noWrap w:val="false"/>
          </w:tcPr>
          <w:p w14:paraId="76CEC86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Escritorio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24" w:type="dxa"/>
            <w:vAlign w:val="center"/>
            <w:textDirection w:val="lrTb"/>
            <w:noWrap w:val="false"/>
          </w:tcPr>
          <w:p w14:paraId="300ECEA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Compatible con muchos programas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24" w:type="dxa"/>
            <w:vAlign w:val="center"/>
            <w:textDirection w:val="lrTb"/>
            <w:noWrap w:val="false"/>
          </w:tcPr>
          <w:p w14:paraId="6EF3C1C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Más vulnerable a virus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23" w:type="dxa"/>
            <w:vAlign w:val="center"/>
            <w:textDirection w:val="lrTb"/>
            <w:noWrap w:val="false"/>
          </w:tcPr>
          <w:p w14:paraId="3871151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Linux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23" w:type="dxa"/>
            <w:vAlign w:val="center"/>
            <w:textDirection w:val="lrTb"/>
            <w:noWrap w:val="false"/>
          </w:tcPr>
          <w:p w14:paraId="25EFA80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Servidores / PC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24" w:type="dxa"/>
            <w:vAlign w:val="center"/>
            <w:textDirection w:val="lrTb"/>
            <w:noWrap w:val="false"/>
          </w:tcPr>
          <w:p w14:paraId="27261FB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Gratuito y seguro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24" w:type="dxa"/>
            <w:vAlign w:val="center"/>
            <w:textDirection w:val="lrTb"/>
            <w:noWrap w:val="false"/>
          </w:tcPr>
          <w:p w14:paraId="225EE81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Curva de aprendizaje mayor</w:t>
            </w:r>
            <w:r/>
          </w:p>
        </w:tc>
      </w:tr>
      <w:tr>
        <w:trPr>
          <w:trHeight w:val="851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23" w:type="dxa"/>
            <w:vAlign w:val="center"/>
            <w:textDirection w:val="lrTb"/>
            <w:noWrap w:val="false"/>
          </w:tcPr>
          <w:p w14:paraId="7498FA0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macOS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23" w:type="dxa"/>
            <w:vAlign w:val="center"/>
            <w:textDirection w:val="lrTb"/>
            <w:noWrap w:val="false"/>
          </w:tcPr>
          <w:p w14:paraId="104CFA9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Escritorio Apple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24" w:type="dxa"/>
            <w:vAlign w:val="center"/>
            <w:textDirection w:val="lrTb"/>
            <w:noWrap w:val="false"/>
          </w:tcPr>
          <w:p w14:paraId="4B80678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Estable y buen diseño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24" w:type="dxa"/>
            <w:vAlign w:val="center"/>
            <w:textDirection w:val="lrTb"/>
            <w:noWrap w:val="false"/>
          </w:tcPr>
          <w:p w14:paraId="11E3B52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Solo funciona en hardware Apple</w:t>
            </w:r>
            <w:r/>
          </w:p>
        </w:tc>
      </w:tr>
    </w:tbl>
    <w:p w14:paraId="0D3F7161">
      <w:pPr>
        <w:pBdr/>
        <w:spacing/>
        <w:ind/>
        <w:rPr>
          <w:ins w:id="11" w:author="david cabeza" w:date="2026-02-18T11:59:33Z" oouserid="d114d23c-2db4-4484-8d3c-6a7f1cdd11be"/>
        </w:rPr>
      </w:pPr>
      <w:r/>
      <w:ins w:id="12" w:author="david cabeza" w:date="2026-02-18T11:59:33Z" oouserid="d114d23c-2db4-4484-8d3c-6a7f1cdd11be">
        <w:r/>
      </w:ins>
    </w:p>
    <w:p w14:paraId="689DFBBA">
      <w:pPr>
        <w:pBdr/>
        <w:spacing/>
        <w:ind/>
        <w:rPr>
          <w:ins w:id="13" w:author="david cabeza" w:date="2026-02-18T11:59:33Z" oouserid="d114d23c-2db4-4484-8d3c-6a7f1cdd11be"/>
        </w:rPr>
      </w:pPr>
      <w:r/>
      <w:ins w:id="14" w:author="david cabeza" w:date="2026-02-18T11:59:33Z" oouserid="d114d23c-2db4-4484-8d3c-6a7f1cdd11be">
        <w:r/>
      </w:ins>
    </w:p>
    <w:p w14:paraId="44ABA830">
      <w:pPr>
        <w:pBdr/>
        <w:spacing/>
        <w:ind/>
        <w:rPr/>
      </w:pPr>
      <w:r/>
      <w:r/>
    </w:p>
    <w:p w14:paraId="75F6B826">
      <w:pPr>
        <w:pBdr/>
        <w:spacing/>
        <w:ind/>
        <w:rPr/>
      </w:pPr>
      <w:r/>
      <w:r/>
    </w:p>
    <w:p w14:paraId="611634A0">
      <w:pPr>
        <w:pBdr/>
        <w:spacing/>
        <w:ind/>
        <w:rPr/>
      </w:pPr>
      <w:r/>
      <w:r/>
    </w:p>
    <w:p w14:paraId="556A8283">
      <w:pPr>
        <w:pBdr/>
        <w:spacing/>
        <w:ind/>
        <w:rPr/>
      </w:pPr>
      <w:r/>
      <w:r/>
    </w:p>
    <w:p w14:paraId="39BE4E1B">
      <w:pPr>
        <w:pBdr/>
        <w:spacing/>
        <w:ind/>
        <w:rPr/>
      </w:pPr>
      <w:r/>
      <w:r/>
    </w:p>
    <w:p w14:paraId="5C452261">
      <w:pPr>
        <w:pBdr/>
        <w:spacing/>
        <w:ind/>
        <w:rPr/>
      </w:pPr>
      <w:r/>
      <w:r/>
    </w:p>
    <w:p w14:paraId="4BAE245C">
      <w:pPr>
        <w:pBdr/>
        <w:spacing/>
        <w:ind/>
        <w:rPr/>
      </w:pPr>
      <w:r/>
      <w:r/>
    </w:p>
    <w:p w14:paraId="4F4C95B1">
      <w:pPr>
        <w:pBdr/>
        <w:spacing/>
        <w:ind/>
        <w:rPr/>
      </w:pPr>
      <w:r/>
      <w:r/>
    </w:p>
    <w:p w14:paraId="3239A06D">
      <w:pPr>
        <w:pBdr/>
        <w:spacing/>
        <w:ind/>
        <w:rPr/>
      </w:pPr>
      <w:r/>
      <w:r/>
    </w:p>
    <w:p w14:paraId="5025665A">
      <w:pPr>
        <w:pBdr/>
        <w:spacing/>
        <w:ind/>
        <w:rPr/>
      </w:pPr>
      <w:r/>
      <w:r/>
    </w:p>
    <w:p w14:paraId="54C5266D">
      <w:pPr>
        <w:pBdr/>
        <w:spacing/>
        <w:ind/>
        <w:rPr/>
      </w:pPr>
      <w:r/>
      <w:r/>
    </w:p>
    <w:p w14:paraId="370B4E67">
      <w:pPr>
        <w:pBdr/>
        <w:spacing/>
        <w:ind/>
        <w:rPr/>
      </w:pPr>
      <w:r/>
      <w:r/>
    </w:p>
    <w:p w14:paraId="5A169D73">
      <w:pPr>
        <w:pBdr/>
        <w:spacing/>
        <w:ind/>
        <w:rPr/>
      </w:pPr>
      <w:r/>
      <w:r/>
    </w:p>
    <w:p w14:paraId="39575DA8">
      <w:pPr>
        <w:pBdr/>
        <w:spacing/>
        <w:ind/>
        <w:rPr/>
      </w:pPr>
      <w:r/>
      <w:r/>
    </w:p>
    <w:p w14:paraId="79E17B35">
      <w:pPr>
        <w:pBdr/>
        <w:spacing/>
        <w:ind/>
        <w:rPr/>
      </w:pPr>
      <w:r/>
      <w:r/>
    </w:p>
    <w:p w14:paraId="2C6BA5D9">
      <w:pPr>
        <w:pBdr/>
        <w:spacing/>
        <w:ind/>
        <w:rPr/>
      </w:pPr>
      <w:r/>
      <w:r/>
    </w:p>
    <w:p w14:paraId="7EF72156">
      <w:pPr>
        <w:pBdr/>
        <w:spacing/>
        <w:ind/>
        <w:rPr/>
      </w:pPr>
      <w:r/>
      <w:r/>
    </w:p>
    <w:p w14:paraId="5765080B">
      <w:pPr>
        <w:pBdr/>
        <w:spacing/>
        <w:ind/>
        <w:rPr/>
      </w:pPr>
      <w:r/>
      <w:r/>
    </w:p>
    <w:p w14:paraId="00BA4C52">
      <w:pPr>
        <w:pBdr/>
        <w:spacing/>
        <w:ind/>
        <w:rPr/>
      </w:pPr>
      <w:r/>
      <w:r/>
    </w:p>
    <w:tbl>
      <w:tblPr>
        <w:tblStyle w:val="701"/>
        <w:tblW w:w="0" w:type="auto"/>
        <w:tblBorders/>
        <w:tblLook w:val="04A0" w:firstRow="1" w:lastRow="0" w:firstColumn="1" w:lastColumn="0" w:noHBand="0" w:noVBand="1"/>
      </w:tblPr>
      <w:tblGrid>
        <w:gridCol w:w="1260"/>
        <w:gridCol w:w="945"/>
        <w:gridCol w:w="945"/>
        <w:gridCol w:w="945"/>
        <w:gridCol w:w="945"/>
      </w:tblGrid>
      <w:tr>
        <w:trPr>
          <w:trHeight w:val="60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60" w:type="dxa"/>
            <w:vAlign w:val="center"/>
            <w:textDirection w:val="lrTb"/>
            <w:noWrap w:val="false"/>
          </w:tcPr>
          <w:p w14:paraId="638CA268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Producto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18E2B4B1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Precio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76C6771B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Cantidad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49C10C4F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Total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7AF6988B"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Vendedor</w:t>
            </w:r>
            <w:r/>
          </w:p>
        </w:tc>
      </w:tr>
      <w:tr>
        <w:trPr>
          <w:trHeight w:val="30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60" w:type="dxa"/>
            <w:vAlign w:val="center"/>
            <w:textDirection w:val="lrTb"/>
            <w:noWrap w:val="false"/>
          </w:tcPr>
          <w:p w14:paraId="633542A0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Camiseta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514E3991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12.50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79CA0397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0D5AFE4B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25.00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6981443A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Ana</w:t>
            </w:r>
            <w:r/>
          </w:p>
        </w:tc>
      </w:tr>
      <w:tr>
        <w:trPr>
          <w:trHeight w:val="30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60" w:type="dxa"/>
            <w:vAlign w:val="center"/>
            <w:textDirection w:val="lrTb"/>
            <w:noWrap w:val="false"/>
          </w:tcPr>
          <w:p w14:paraId="391E32BB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Pantalón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1F3A599F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25.00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647A4284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2C51F3AE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25.00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287589C0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Luis</w:t>
            </w:r>
            <w:r/>
          </w:p>
        </w:tc>
      </w:tr>
      <w:tr>
        <w:trPr>
          <w:trHeight w:val="30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60" w:type="dxa"/>
            <w:vAlign w:val="center"/>
            <w:textDirection w:val="lrTb"/>
            <w:noWrap w:val="false"/>
          </w:tcPr>
          <w:p w14:paraId="18BB1D39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Zapatos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7BCBB896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45.00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7FED7839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382CDD78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45.00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5EC7C532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María</w:t>
            </w:r>
            <w:r/>
          </w:p>
        </w:tc>
      </w:tr>
      <w:tr>
        <w:trPr>
          <w:trHeight w:val="30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60" w:type="dxa"/>
            <w:vAlign w:val="center"/>
            <w:textDirection w:val="lrTb"/>
            <w:noWrap w:val="false"/>
          </w:tcPr>
          <w:p w14:paraId="11760DEF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Gorra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1B738BA9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8.00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623BA0D0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242215BA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24.00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25D626C7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Ana</w:t>
            </w:r>
            <w:r/>
          </w:p>
        </w:tc>
      </w:tr>
      <w:tr>
        <w:trPr>
          <w:trHeight w:val="30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60" w:type="dxa"/>
            <w:vAlign w:val="center"/>
            <w:textDirection w:val="lrTb"/>
            <w:noWrap w:val="false"/>
          </w:tcPr>
          <w:p w14:paraId="05D7EE08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Sudadera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7CD7FBB9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30.00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646BE33A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61A7B8F2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60.00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54284DA3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Carlos</w:t>
            </w:r>
            <w:r/>
          </w:p>
        </w:tc>
      </w:tr>
      <w:tr>
        <w:trPr>
          <w:trHeight w:val="30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60" w:type="dxa"/>
            <w:vAlign w:val="center"/>
            <w:textDirection w:val="lrTb"/>
            <w:noWrap w:val="false"/>
          </w:tcPr>
          <w:p w14:paraId="0FFCB674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Camiseta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41C64234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12.50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0A4F0D88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00B95F96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50.00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744D4EFD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Luis</w:t>
            </w:r>
            <w:r/>
          </w:p>
        </w:tc>
      </w:tr>
      <w:tr>
        <w:trPr>
          <w:trHeight w:val="30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60" w:type="dxa"/>
            <w:vAlign w:val="center"/>
            <w:textDirection w:val="lrTb"/>
            <w:noWrap w:val="false"/>
          </w:tcPr>
          <w:p w14:paraId="2502ADA3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Mochila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7B337554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35.00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46081D30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2ED55B27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35.00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2480CA98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María</w:t>
            </w:r>
            <w:r/>
          </w:p>
        </w:tc>
      </w:tr>
      <w:tr>
        <w:trPr>
          <w:trHeight w:val="60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60" w:type="dxa"/>
            <w:vAlign w:val="center"/>
            <w:textDirection w:val="lrTb"/>
            <w:noWrap w:val="false"/>
          </w:tcPr>
          <w:p w14:paraId="6E8BB7C9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Calcetines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3FBD2EEB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3.00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54EEEC0B">
            <w:pPr>
              <w:pBdr/>
              <w:spacing/>
              <w:ind/>
              <w:jc w:val="left"/>
              <w:rPr/>
            </w:pPr>
            <w:r>
              <w:t xml:space="preserve">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0EA5DECB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15.00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1F94E18B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Ana</w:t>
            </w:r>
            <w:r/>
          </w:p>
        </w:tc>
      </w:tr>
    </w:tbl>
    <w:p w14:paraId="0DD8DFB4"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701" w:right="1417" w:bottom="1701" w:left="1417" w:header="709" w:footer="709" w:gutter="0"/>
      <w:cols w:num="1" w:sep="0" w:space="708" w:equalWidth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david cabeza" w:date="2026-02-18T12:54:33Z" w:initials="dc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Revisar esta terminología para el examen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38C7DF58" w16cex:dateUtc="2026-02-18T11:54:33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38C7DF58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david cabeza">
    <w15:presenceInfo w15:providerId="Teamlab" w15:userId="d114d23c-2db4-4484-8d3c-6a7f1cdd11b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omments" Target="comments.xml" /><Relationship Id="rId10" Type="http://schemas.microsoft.com/office/2011/relationships/commentsExtended" Target="commentsExtended.xml" /><Relationship Id="rId11" Type="http://schemas.microsoft.com/office/2018/08/relationships/commentsExtensible" Target="commentsExtensible.xml" /><Relationship Id="rId12" Type="http://schemas.microsoft.com/office/2016/09/relationships/commentsIds" Target="commentsIds.xml" /><Relationship Id="rId13" Type="http://schemas.microsoft.com/office/2011/relationships/people" Target="people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883"/>
            </w:rPr>
            <w:t xml:space="preserve">Su texto aquí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9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4">
    <w:name w:val="Table Grid"/>
    <w:basedOn w:val="13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5">
    <w:name w:val="Table Grid Light"/>
    <w:basedOn w:val="13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6">
    <w:name w:val="Plain Table 1"/>
    <w:basedOn w:val="13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7">
    <w:name w:val="Plain Table 2"/>
    <w:basedOn w:val="13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8">
    <w:name w:val="Plain Table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9">
    <w:name w:val="Plain Table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0">
    <w:name w:val="Plain Table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1">
    <w:name w:val="Grid Table 1 Light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2">
    <w:name w:val="Grid Table 1 Light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3">
    <w:name w:val="Grid Table 1 Light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4">
    <w:name w:val="Grid Table 1 Light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5">
    <w:name w:val="Grid Table 1 Light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6">
    <w:name w:val="Grid Table 1 Light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7">
    <w:name w:val="Grid Table 1 Light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8">
    <w:name w:val="Grid Table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9">
    <w:name w:val="Grid Table 2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0">
    <w:name w:val="Grid Table 2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1">
    <w:name w:val="Grid Table 2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2">
    <w:name w:val="Grid Table 2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3">
    <w:name w:val="Grid Table 2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4">
    <w:name w:val="Grid Table 2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5">
    <w:name w:val="Grid Table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6">
    <w:name w:val="Grid Table 3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7">
    <w:name w:val="Grid Table 3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8">
    <w:name w:val="Grid Table 3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9">
    <w:name w:val="Grid Table 3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0">
    <w:name w:val="Grid Table 3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1">
    <w:name w:val="Grid Table 3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2">
    <w:name w:val="Grid Table 4"/>
    <w:basedOn w:val="13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3">
    <w:name w:val="Grid Table 4 - Accent 1"/>
    <w:basedOn w:val="13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4">
    <w:name w:val="Grid Table 4 - Accent 2"/>
    <w:basedOn w:val="13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5">
    <w:name w:val="Grid Table 4 - Accent 3"/>
    <w:basedOn w:val="13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6">
    <w:name w:val="Grid Table 4 - Accent 4"/>
    <w:basedOn w:val="13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7">
    <w:name w:val="Grid Table 4 - Accent 5"/>
    <w:basedOn w:val="13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8">
    <w:name w:val="Grid Table 4 - Accent 6"/>
    <w:basedOn w:val="13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Grid Table 5 Dark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Grid Table 5 Dark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1">
    <w:name w:val="Grid Table 5 Dark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2">
    <w:name w:val="Grid Table 5 Dark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3">
    <w:name w:val="Grid Table 5 Dark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4">
    <w:name w:val="Grid Table 5 Dark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5">
    <w:name w:val="Grid Table 5 Dark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6">
    <w:name w:val="Grid Table 6 Colorful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37">
    <w:name w:val="Grid Table 6 Colorful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38">
    <w:name w:val="Grid Table 6 Colorful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39">
    <w:name w:val="Grid Table 6 Colorful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0">
    <w:name w:val="Grid Table 6 Colorful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1">
    <w:name w:val="Grid Table 6 Colorful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2">
    <w:name w:val="Grid Table 6 Colorful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3">
    <w:name w:val="Grid Table 7 Colorful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4">
    <w:name w:val="Grid Table 7 Colorful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5">
    <w:name w:val="Grid Table 7 Colorful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6">
    <w:name w:val="Grid Table 7 Colorful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Grid Table 7 Colorful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Grid Table 7 Colorful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Grid Table 7 Colorful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List Table 1 Light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List Table 1 Light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List Table 1 Light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List Table 1 Light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List Table 1 Light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List Table 1 Light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List Table 1 Light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List Table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List Table 2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List Table 2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List Table 2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List Table 2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List Table 2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List Table 2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List Table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List Table 3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List Table 3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List Table 3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List Table 3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List Table 3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List Table 3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List Table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List Table 4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List Table 4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List Table 4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List Table 4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List Table 4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List Table 4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List Table 5 Dark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List Table 5 Dark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List Table 5 Dark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List Table 5 Dark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List Table 5 Dark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List Table 5 Dark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List Table 5 Dark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List Table 6 Colorful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List Table 6 Colorful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List Table 6 Colorful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List Table 6 Colorful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List Table 6 Colorful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List Table 6 Colorful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List Table 6 Colorful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List Table 7 Colorful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List Table 7 Colorful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List Table 7 Colorful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List Table 7 Colorful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List Table 7 Colorful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List Table 7 Colorful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List Table 7 Colorful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Lined - Accent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Lined - Accent 1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Lined - Accent 2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Lined - Accent 3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Lined - Accent 4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Lined - Accent 5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Lined - Accent 6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Bordered &amp; Lined - Accent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Bordered &amp; Lined - Accent 1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Bordered &amp; Lined - Accent 2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Bordered &amp; Lined - Accent 3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Bordered &amp; Lined - Accent 4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Bordered &amp; Lined - Accent 5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Bordered &amp; Lined - Accent 6"/>
    <w:basedOn w:val="13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Bordered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Bordered - Accent 1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Bordered - Accent 2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Bordered - Accent 3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Bordered - Accent 4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Bordered - Accent 5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Bordered - Accent 6"/>
    <w:basedOn w:val="13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20" w:default="1">
    <w:name w:val="Normal"/>
    <w:qFormat/>
    <w:pPr>
      <w:pBdr/>
      <w:spacing/>
      <w:ind/>
    </w:pPr>
  </w:style>
  <w:style w:type="paragraph" w:styleId="1521">
    <w:name w:val="Heading 1"/>
    <w:basedOn w:val="1520"/>
    <w:next w:val="1520"/>
    <w:link w:val="153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22">
    <w:name w:val="Heading 2"/>
    <w:basedOn w:val="1520"/>
    <w:next w:val="1520"/>
    <w:link w:val="153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23">
    <w:name w:val="Heading 3"/>
    <w:basedOn w:val="1520"/>
    <w:next w:val="1520"/>
    <w:link w:val="153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24">
    <w:name w:val="Heading 4"/>
    <w:basedOn w:val="1520"/>
    <w:next w:val="1520"/>
    <w:link w:val="153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25">
    <w:name w:val="Heading 5"/>
    <w:basedOn w:val="1520"/>
    <w:next w:val="1520"/>
    <w:link w:val="153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26">
    <w:name w:val="Heading 6"/>
    <w:basedOn w:val="1520"/>
    <w:next w:val="1520"/>
    <w:link w:val="153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27">
    <w:name w:val="Heading 7"/>
    <w:basedOn w:val="1520"/>
    <w:next w:val="1520"/>
    <w:link w:val="153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28">
    <w:name w:val="Heading 8"/>
    <w:basedOn w:val="1520"/>
    <w:next w:val="1520"/>
    <w:link w:val="153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29">
    <w:name w:val="Heading 9"/>
    <w:basedOn w:val="1520"/>
    <w:next w:val="1520"/>
    <w:link w:val="154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30" w:default="1">
    <w:name w:val="Default Paragraph Font"/>
    <w:uiPriority w:val="1"/>
    <w:semiHidden/>
    <w:unhideWhenUsed/>
    <w:pPr>
      <w:pBdr/>
      <w:spacing/>
      <w:ind/>
    </w:pPr>
  </w:style>
  <w:style w:type="numbering" w:styleId="1531" w:default="1">
    <w:name w:val="No List"/>
    <w:uiPriority w:val="99"/>
    <w:semiHidden/>
    <w:unhideWhenUsed/>
    <w:pPr>
      <w:pBdr/>
      <w:spacing/>
      <w:ind/>
    </w:pPr>
  </w:style>
  <w:style w:type="character" w:styleId="1532">
    <w:name w:val="Heading 1 Char"/>
    <w:basedOn w:val="1530"/>
    <w:link w:val="15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33">
    <w:name w:val="Heading 2 Char"/>
    <w:basedOn w:val="1530"/>
    <w:link w:val="15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34">
    <w:name w:val="Heading 3 Char"/>
    <w:basedOn w:val="1530"/>
    <w:link w:val="15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5">
    <w:name w:val="Heading 4 Char"/>
    <w:basedOn w:val="1530"/>
    <w:link w:val="152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6">
    <w:name w:val="Heading 5 Char"/>
    <w:basedOn w:val="1530"/>
    <w:link w:val="15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37">
    <w:name w:val="Heading 6 Char"/>
    <w:basedOn w:val="1530"/>
    <w:link w:val="152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38">
    <w:name w:val="Heading 7 Char"/>
    <w:basedOn w:val="1530"/>
    <w:link w:val="152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39">
    <w:name w:val="Heading 8 Char"/>
    <w:basedOn w:val="1530"/>
    <w:link w:val="152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40">
    <w:name w:val="Heading 9 Char"/>
    <w:basedOn w:val="1530"/>
    <w:link w:val="15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41">
    <w:name w:val="Title"/>
    <w:basedOn w:val="1520"/>
    <w:next w:val="1520"/>
    <w:link w:val="154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42">
    <w:name w:val="Title Char"/>
    <w:basedOn w:val="1530"/>
    <w:link w:val="154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43">
    <w:name w:val="Subtitle"/>
    <w:basedOn w:val="1520"/>
    <w:next w:val="1520"/>
    <w:link w:val="154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44">
    <w:name w:val="Subtitle Char"/>
    <w:basedOn w:val="1530"/>
    <w:link w:val="154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45">
    <w:name w:val="Quote"/>
    <w:basedOn w:val="1520"/>
    <w:next w:val="1520"/>
    <w:link w:val="154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46">
    <w:name w:val="Quote Char"/>
    <w:basedOn w:val="1530"/>
    <w:link w:val="154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547">
    <w:name w:val="List Paragraph"/>
    <w:basedOn w:val="1520"/>
    <w:uiPriority w:val="34"/>
    <w:qFormat/>
    <w:pPr>
      <w:pBdr/>
      <w:spacing/>
      <w:ind w:left="720"/>
      <w:contextualSpacing w:val="true"/>
    </w:pPr>
  </w:style>
  <w:style w:type="character" w:styleId="1548">
    <w:name w:val="Intense Emphasis"/>
    <w:basedOn w:val="153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549">
    <w:name w:val="Intense Quote"/>
    <w:basedOn w:val="1520"/>
    <w:next w:val="1520"/>
    <w:link w:val="155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550">
    <w:name w:val="Intense Quote Char"/>
    <w:basedOn w:val="1530"/>
    <w:link w:val="154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51">
    <w:name w:val="Intense Reference"/>
    <w:basedOn w:val="153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552">
    <w:name w:val="No Spacing"/>
    <w:basedOn w:val="1520"/>
    <w:uiPriority w:val="1"/>
    <w:qFormat/>
    <w:pPr>
      <w:pBdr/>
      <w:spacing w:after="0" w:line="240" w:lineRule="auto"/>
      <w:ind/>
    </w:pPr>
  </w:style>
  <w:style w:type="character" w:styleId="1553">
    <w:name w:val="Subtle Emphasis"/>
    <w:basedOn w:val="153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554">
    <w:name w:val="Emphasis"/>
    <w:basedOn w:val="1530"/>
    <w:uiPriority w:val="20"/>
    <w:qFormat/>
    <w:pPr>
      <w:pBdr/>
      <w:spacing/>
      <w:ind/>
    </w:pPr>
    <w:rPr>
      <w:i/>
      <w:iCs/>
    </w:rPr>
  </w:style>
  <w:style w:type="character" w:styleId="1555">
    <w:name w:val="Strong"/>
    <w:basedOn w:val="1530"/>
    <w:uiPriority w:val="22"/>
    <w:qFormat/>
    <w:pPr>
      <w:pBdr/>
      <w:spacing/>
      <w:ind/>
    </w:pPr>
    <w:rPr>
      <w:b/>
      <w:bCs/>
    </w:rPr>
  </w:style>
  <w:style w:type="character" w:styleId="1556">
    <w:name w:val="Subtle Reference"/>
    <w:basedOn w:val="153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557">
    <w:name w:val="Book Title"/>
    <w:basedOn w:val="153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558">
    <w:name w:val="Header"/>
    <w:basedOn w:val="1520"/>
    <w:link w:val="155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59">
    <w:name w:val="Header Char"/>
    <w:basedOn w:val="1530"/>
    <w:link w:val="1558"/>
    <w:uiPriority w:val="99"/>
    <w:pPr>
      <w:pBdr/>
      <w:spacing/>
      <w:ind/>
    </w:pPr>
  </w:style>
  <w:style w:type="paragraph" w:styleId="1560">
    <w:name w:val="Footer"/>
    <w:basedOn w:val="1520"/>
    <w:link w:val="156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61">
    <w:name w:val="Footer Char"/>
    <w:basedOn w:val="1530"/>
    <w:link w:val="1560"/>
    <w:uiPriority w:val="99"/>
    <w:pPr>
      <w:pBdr/>
      <w:spacing/>
      <w:ind/>
    </w:pPr>
  </w:style>
  <w:style w:type="paragraph" w:styleId="1562">
    <w:name w:val="Caption"/>
    <w:basedOn w:val="1520"/>
    <w:next w:val="152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563">
    <w:name w:val="footnote text"/>
    <w:basedOn w:val="1520"/>
    <w:link w:val="156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64">
    <w:name w:val="Footnote Text Char"/>
    <w:basedOn w:val="1530"/>
    <w:link w:val="1563"/>
    <w:uiPriority w:val="99"/>
    <w:semiHidden/>
    <w:pPr>
      <w:pBdr/>
      <w:spacing/>
      <w:ind/>
    </w:pPr>
    <w:rPr>
      <w:sz w:val="20"/>
      <w:szCs w:val="20"/>
    </w:rPr>
  </w:style>
  <w:style w:type="character" w:styleId="1565">
    <w:name w:val="footnote reference"/>
    <w:basedOn w:val="1530"/>
    <w:uiPriority w:val="99"/>
    <w:semiHidden/>
    <w:unhideWhenUsed/>
    <w:pPr>
      <w:pBdr/>
      <w:spacing/>
      <w:ind/>
    </w:pPr>
    <w:rPr>
      <w:vertAlign w:val="superscript"/>
    </w:rPr>
  </w:style>
  <w:style w:type="paragraph" w:styleId="1566">
    <w:name w:val="endnote text"/>
    <w:basedOn w:val="1520"/>
    <w:link w:val="15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67">
    <w:name w:val="Endnote Text Char"/>
    <w:basedOn w:val="1530"/>
    <w:link w:val="1566"/>
    <w:uiPriority w:val="99"/>
    <w:semiHidden/>
    <w:pPr>
      <w:pBdr/>
      <w:spacing/>
      <w:ind/>
    </w:pPr>
    <w:rPr>
      <w:sz w:val="20"/>
      <w:szCs w:val="20"/>
    </w:rPr>
  </w:style>
  <w:style w:type="character" w:styleId="1568">
    <w:name w:val="endnote reference"/>
    <w:basedOn w:val="1530"/>
    <w:uiPriority w:val="99"/>
    <w:semiHidden/>
    <w:unhideWhenUsed/>
    <w:pPr>
      <w:pBdr/>
      <w:spacing/>
      <w:ind/>
    </w:pPr>
    <w:rPr>
      <w:vertAlign w:val="superscript"/>
    </w:rPr>
  </w:style>
  <w:style w:type="character" w:styleId="1569">
    <w:name w:val="Hyperlink"/>
    <w:basedOn w:val="153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570">
    <w:name w:val="FollowedHyperlink"/>
    <w:basedOn w:val="153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571">
    <w:name w:val="toc 1"/>
    <w:basedOn w:val="1520"/>
    <w:next w:val="1520"/>
    <w:uiPriority w:val="39"/>
    <w:unhideWhenUsed/>
    <w:pPr>
      <w:pBdr/>
      <w:spacing w:after="100"/>
      <w:ind/>
    </w:pPr>
  </w:style>
  <w:style w:type="paragraph" w:styleId="1572">
    <w:name w:val="toc 2"/>
    <w:basedOn w:val="1520"/>
    <w:next w:val="1520"/>
    <w:uiPriority w:val="39"/>
    <w:unhideWhenUsed/>
    <w:pPr>
      <w:pBdr/>
      <w:spacing w:after="100"/>
      <w:ind w:left="220"/>
    </w:pPr>
  </w:style>
  <w:style w:type="paragraph" w:styleId="1573">
    <w:name w:val="toc 3"/>
    <w:basedOn w:val="1520"/>
    <w:next w:val="1520"/>
    <w:uiPriority w:val="39"/>
    <w:unhideWhenUsed/>
    <w:pPr>
      <w:pBdr/>
      <w:spacing w:after="100"/>
      <w:ind w:left="440"/>
    </w:pPr>
  </w:style>
  <w:style w:type="paragraph" w:styleId="1574">
    <w:name w:val="toc 4"/>
    <w:basedOn w:val="1520"/>
    <w:next w:val="1520"/>
    <w:uiPriority w:val="39"/>
    <w:unhideWhenUsed/>
    <w:pPr>
      <w:pBdr/>
      <w:spacing w:after="100"/>
      <w:ind w:left="660"/>
    </w:pPr>
  </w:style>
  <w:style w:type="paragraph" w:styleId="1575">
    <w:name w:val="toc 5"/>
    <w:basedOn w:val="1520"/>
    <w:next w:val="1520"/>
    <w:uiPriority w:val="39"/>
    <w:unhideWhenUsed/>
    <w:pPr>
      <w:pBdr/>
      <w:spacing w:after="100"/>
      <w:ind w:left="880"/>
    </w:pPr>
  </w:style>
  <w:style w:type="paragraph" w:styleId="1576">
    <w:name w:val="toc 6"/>
    <w:basedOn w:val="1520"/>
    <w:next w:val="1520"/>
    <w:uiPriority w:val="39"/>
    <w:unhideWhenUsed/>
    <w:pPr>
      <w:pBdr/>
      <w:spacing w:after="100"/>
      <w:ind w:left="1100"/>
    </w:pPr>
  </w:style>
  <w:style w:type="paragraph" w:styleId="1577">
    <w:name w:val="toc 7"/>
    <w:basedOn w:val="1520"/>
    <w:next w:val="1520"/>
    <w:uiPriority w:val="39"/>
    <w:unhideWhenUsed/>
    <w:pPr>
      <w:pBdr/>
      <w:spacing w:after="100"/>
      <w:ind w:left="1320"/>
    </w:pPr>
  </w:style>
  <w:style w:type="paragraph" w:styleId="1578">
    <w:name w:val="toc 8"/>
    <w:basedOn w:val="1520"/>
    <w:next w:val="1520"/>
    <w:uiPriority w:val="39"/>
    <w:unhideWhenUsed/>
    <w:pPr>
      <w:pBdr/>
      <w:spacing w:after="100"/>
      <w:ind w:left="1540"/>
    </w:pPr>
  </w:style>
  <w:style w:type="paragraph" w:styleId="1579">
    <w:name w:val="toc 9"/>
    <w:basedOn w:val="1520"/>
    <w:next w:val="1520"/>
    <w:uiPriority w:val="39"/>
    <w:unhideWhenUsed/>
    <w:pPr>
      <w:pBdr/>
      <w:spacing w:after="100"/>
      <w:ind w:left="1760"/>
    </w:pPr>
  </w:style>
  <w:style w:type="character" w:styleId="1580">
    <w:name w:val="Placeholder Text"/>
    <w:basedOn w:val="1530"/>
    <w:uiPriority w:val="99"/>
    <w:semiHidden/>
    <w:pPr>
      <w:pBdr/>
      <w:spacing/>
      <w:ind/>
    </w:pPr>
    <w:rPr>
      <w:color w:val="666666"/>
    </w:rPr>
  </w:style>
  <w:style w:type="paragraph" w:styleId="1581">
    <w:name w:val="TOC Heading"/>
    <w:uiPriority w:val="39"/>
    <w:unhideWhenUsed/>
    <w:pPr>
      <w:pBdr/>
      <w:spacing/>
      <w:ind/>
    </w:pPr>
  </w:style>
  <w:style w:type="paragraph" w:styleId="1582">
    <w:name w:val="table of figures"/>
    <w:basedOn w:val="1520"/>
    <w:next w:val="1520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david cabeza</cp:lastModifiedBy>
  <cp:revision>3</cp:revision>
  <dcterms:modified xsi:type="dcterms:W3CDTF">2026-03-04T08:31:22Z</dcterms:modified>
</cp:coreProperties>
</file>